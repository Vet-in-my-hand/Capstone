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F855E" w14:textId="77777777" w:rsidR="003778FD" w:rsidRDefault="00165E7B" w:rsidP="003778FD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오늘 뭐입지?</w:t>
      </w:r>
    </w:p>
    <w:p w14:paraId="2EEA062E" w14:textId="519359F9" w:rsidR="00165E7B" w:rsidRDefault="00165E7B" w:rsidP="003778FD">
      <w:pPr>
        <w:rPr>
          <w:rFonts w:hint="eastAsia"/>
        </w:rPr>
      </w:pPr>
      <w:r>
        <w:rPr>
          <w:rFonts w:hint="eastAsia"/>
        </w:rPr>
        <w:t>동일한 이름의</w:t>
      </w:r>
      <w:r>
        <w:t xml:space="preserve"> </w:t>
      </w:r>
      <w:r>
        <w:rPr>
          <w:rFonts w:hint="eastAsia"/>
        </w:rPr>
        <w:t xml:space="preserve">앱 </w:t>
      </w:r>
      <w:r>
        <w:t>&lt;</w:t>
      </w:r>
      <w:r>
        <w:rPr>
          <w:rFonts w:hint="eastAsia"/>
        </w:rPr>
        <w:t>오늘모입지?</w:t>
      </w:r>
      <w:r>
        <w:t>&gt;</w:t>
      </w:r>
    </w:p>
    <w:p w14:paraId="58BF1C4B" w14:textId="69B0616F" w:rsidR="003778FD" w:rsidRDefault="003778FD">
      <w:pPr>
        <w:rPr>
          <w:ins w:id="0" w:author="JEONG SUIN" w:date="2022-03-14T15:42:00Z"/>
        </w:rPr>
      </w:pPr>
      <w:r>
        <w:rPr>
          <w:rFonts w:hint="eastAsia"/>
        </w:rPr>
        <w:t>날씨에</w:t>
      </w:r>
      <w:r w:rsidR="00165E7B">
        <w:rPr>
          <w:noProof/>
        </w:rPr>
        <w:drawing>
          <wp:anchor distT="0" distB="0" distL="114300" distR="114300" simplePos="0" relativeHeight="251658240" behindDoc="0" locked="0" layoutInCell="1" allowOverlap="1" wp14:anchorId="7A5F764C" wp14:editId="0A1C05F5">
            <wp:simplePos x="457200" y="1470660"/>
            <wp:positionH relativeFrom="column">
              <wp:align>left</wp:align>
            </wp:positionH>
            <wp:positionV relativeFrom="paragraph">
              <wp:align>top</wp:align>
            </wp:positionV>
            <wp:extent cx="1394220" cy="1501140"/>
            <wp:effectExtent l="0" t="0" r="0" b="381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422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  <w:ins w:id="1" w:author="JEONG SUIN" w:date="2022-03-14T15:42:00Z">
        <w:r>
          <w:rPr>
            <w:rFonts w:hint="eastAsia"/>
          </w:rPr>
          <w:t>따라, 온도에 따라 무엇을 입을지 추천해주는 앱.</w:t>
        </w:r>
      </w:ins>
    </w:p>
    <w:p w14:paraId="2E96CB4C" w14:textId="0D58799B" w:rsidR="003778FD" w:rsidRDefault="003778FD">
      <w:pPr>
        <w:rPr>
          <w:ins w:id="2" w:author="JEONG SUIN" w:date="2022-03-14T15:42:00Z"/>
        </w:rPr>
      </w:pPr>
      <w:ins w:id="3" w:author="JEONG SUIN" w:date="2022-03-14T15:42:00Z">
        <w:r>
          <w:rPr>
            <w:rFonts w:hint="eastAsia"/>
          </w:rPr>
          <w:t>우리가 생각한 아이디어와 유사한 부분이 가장 많음</w:t>
        </w:r>
      </w:ins>
    </w:p>
    <w:p w14:paraId="22970254" w14:textId="5BFA24A4" w:rsidR="003778FD" w:rsidDel="003778FD" w:rsidRDefault="003778FD">
      <w:pPr>
        <w:rPr>
          <w:del w:id="4" w:author="JEONG SUIN" w:date="2022-03-14T15:43:00Z"/>
          <w:rFonts w:hint="eastAsia"/>
        </w:rPr>
      </w:pPr>
      <w:ins w:id="5" w:author="JEONG SUIN" w:date="2022-03-14T15:42:00Z">
        <w:r>
          <w:rPr>
            <w:rFonts w:hint="eastAsia"/>
          </w:rPr>
          <w:t xml:space="preserve">하지만 </w:t>
        </w:r>
        <w:r>
          <w:t>2D</w:t>
        </w:r>
        <w:r>
          <w:rPr>
            <w:rFonts w:hint="eastAsia"/>
          </w:rPr>
          <w:t xml:space="preserve">로 추천해주어 현실성이 떨어짐. </w:t>
        </w:r>
        <w:r>
          <w:t xml:space="preserve">-&gt; </w:t>
        </w:r>
      </w:ins>
      <w:ins w:id="6" w:author="JEONG SUIN" w:date="2022-03-14T15:43:00Z">
        <w:r>
          <w:rPr>
            <w:rFonts w:hint="eastAsia"/>
          </w:rPr>
          <w:t xml:space="preserve">우리는 </w:t>
        </w:r>
      </w:ins>
      <w:ins w:id="7" w:author="JEONG SUIN" w:date="2022-03-14T15:42:00Z">
        <w:r>
          <w:rPr>
            <w:rFonts w:hint="eastAsia"/>
          </w:rPr>
          <w:t xml:space="preserve">이 부분을 </w:t>
        </w:r>
      </w:ins>
      <w:ins w:id="8" w:author="JEONG SUIN" w:date="2022-03-14T15:43:00Z">
        <w:r>
          <w:rPr>
            <w:rFonts w:hint="eastAsia"/>
          </w:rPr>
          <w:t>보완</w:t>
        </w:r>
      </w:ins>
    </w:p>
    <w:p w14:paraId="304C90A8" w14:textId="77777777" w:rsidR="003778FD" w:rsidRPr="003778FD" w:rsidRDefault="003778FD" w:rsidP="003778FD">
      <w:pPr>
        <w:rPr>
          <w:rFonts w:hint="eastAsia"/>
        </w:rPr>
      </w:pPr>
    </w:p>
    <w:p w14:paraId="7D587150" w14:textId="039A3729" w:rsidR="003778FD" w:rsidRPr="003778FD" w:rsidRDefault="003778FD" w:rsidP="003778FD">
      <w:pPr>
        <w:rPr>
          <w:rFonts w:hint="eastAsia"/>
        </w:rPr>
      </w:pPr>
      <w:ins w:id="9" w:author="JEONG SUIN" w:date="2022-03-14T15:43:00Z">
        <w:r>
          <w:rPr>
            <w:rFonts w:hint="eastAsia"/>
          </w:rPr>
          <w:t xml:space="preserve">추가적으로 다양한 지역의 날씨를 알려줌 </w:t>
        </w:r>
        <w:r>
          <w:t xml:space="preserve">-&gt; </w:t>
        </w:r>
        <w:r>
          <w:rPr>
            <w:rFonts w:hint="eastAsia"/>
          </w:rPr>
          <w:t>이 부분은 참고하여 추가</w:t>
        </w:r>
      </w:ins>
    </w:p>
    <w:p w14:paraId="2C5D529F" w14:textId="20B33686" w:rsidR="003778FD" w:rsidRPr="003778FD" w:rsidDel="00C92F41" w:rsidRDefault="003778FD">
      <w:pPr>
        <w:rPr>
          <w:del w:id="10" w:author="JEONG SUIN" w:date="2022-03-14T15:45:00Z"/>
          <w:rFonts w:hint="eastAsia"/>
        </w:rPr>
      </w:pPr>
      <w:ins w:id="11" w:author="JEONG SUIN" w:date="2022-03-14T15:43:00Z">
        <w:r>
          <w:rPr>
            <w:rFonts w:hint="eastAsia"/>
          </w:rPr>
          <w:t>추가사항2</w:t>
        </w:r>
        <w:r>
          <w:t xml:space="preserve"> </w:t>
        </w:r>
        <w:r>
          <w:rPr>
            <w:rFonts w:hint="eastAsia"/>
          </w:rPr>
          <w:t xml:space="preserve">위성 영상서비스를 제공 </w:t>
        </w:r>
        <w:r>
          <w:t>-</w:t>
        </w:r>
      </w:ins>
      <w:ins w:id="12" w:author="JEONG SUIN" w:date="2022-03-14T15:44:00Z">
        <w:r>
          <w:t>&gt;</w:t>
        </w:r>
      </w:ins>
      <w:ins w:id="13" w:author="JEONG SUIN" w:date="2022-03-14T15:45:00Z">
        <w:r w:rsidR="00C92F41">
          <w:t xml:space="preserve"> </w:t>
        </w:r>
        <w:r w:rsidR="00C92F41">
          <w:rPr>
            <w:rFonts w:hint="eastAsia"/>
          </w:rPr>
          <w:t>이 서비스의</w:t>
        </w:r>
      </w:ins>
      <w:ins w:id="14" w:author="JEONG SUIN" w:date="2022-03-14T15:44:00Z">
        <w:r>
          <w:t xml:space="preserve"> </w:t>
        </w:r>
        <w:r w:rsidR="00C92F41">
          <w:rPr>
            <w:rFonts w:hint="eastAsia"/>
          </w:rPr>
          <w:t>필요성</w:t>
        </w:r>
      </w:ins>
      <w:ins w:id="15" w:author="JEONG SUIN" w:date="2022-03-14T15:45:00Z">
        <w:r w:rsidR="00C92F41">
          <w:rPr>
            <w:rFonts w:hint="eastAsia"/>
          </w:rPr>
          <w:t>을 모르겠음.</w:t>
        </w:r>
      </w:ins>
    </w:p>
    <w:p w14:paraId="1F58FD08" w14:textId="2BDC2DCF" w:rsidR="00165E7B" w:rsidRPr="00C92F41" w:rsidRDefault="00165E7B"/>
    <w:p w14:paraId="1AE53785" w14:textId="4E3684F7" w:rsidR="00165E7B" w:rsidRDefault="00165E7B">
      <w:r>
        <w:rPr>
          <w:noProof/>
        </w:rPr>
        <w:drawing>
          <wp:inline distT="0" distB="0" distL="0" distR="0" wp14:anchorId="27785B14" wp14:editId="06CA9610">
            <wp:extent cx="2051211" cy="4441269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61912" cy="446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8FD">
        <w:rPr>
          <w:noProof/>
        </w:rPr>
        <w:drawing>
          <wp:inline distT="0" distB="0" distL="0" distR="0" wp14:anchorId="2E54FD41" wp14:editId="0FBCE019">
            <wp:extent cx="2052644" cy="4444365"/>
            <wp:effectExtent l="0" t="0" r="508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3280" cy="44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8FD">
        <w:rPr>
          <w:noProof/>
        </w:rPr>
        <w:drawing>
          <wp:inline distT="0" distB="0" distL="0" distR="0" wp14:anchorId="3B838CDC" wp14:editId="769AA982">
            <wp:extent cx="2049780" cy="4438164"/>
            <wp:effectExtent l="0" t="0" r="762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7870" cy="445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40A9" w14:textId="77777777" w:rsidR="00C92F41" w:rsidRDefault="00C92F41">
      <w:pPr>
        <w:rPr>
          <w:ins w:id="16" w:author="JEONG SUIN" w:date="2022-03-14T15:46:00Z"/>
        </w:rPr>
      </w:pPr>
    </w:p>
    <w:p w14:paraId="18CC1B1E" w14:textId="77777777" w:rsidR="00C92F41" w:rsidRDefault="00C92F41">
      <w:pPr>
        <w:rPr>
          <w:ins w:id="17" w:author="JEONG SUIN" w:date="2022-03-14T15:46:00Z"/>
        </w:rPr>
      </w:pPr>
    </w:p>
    <w:p w14:paraId="5A629433" w14:textId="77777777" w:rsidR="00C92F41" w:rsidRDefault="00C92F41">
      <w:pPr>
        <w:rPr>
          <w:ins w:id="18" w:author="JEONG SUIN" w:date="2022-03-14T15:46:00Z"/>
        </w:rPr>
      </w:pPr>
    </w:p>
    <w:p w14:paraId="27E6B25A" w14:textId="77777777" w:rsidR="00C92F41" w:rsidRDefault="00C92F41">
      <w:pPr>
        <w:rPr>
          <w:ins w:id="19" w:author="JEONG SUIN" w:date="2022-03-14T15:46:00Z"/>
        </w:rPr>
      </w:pPr>
    </w:p>
    <w:p w14:paraId="2769082B" w14:textId="77777777" w:rsidR="00C92F41" w:rsidRDefault="00C92F41">
      <w:pPr>
        <w:rPr>
          <w:ins w:id="20" w:author="JEONG SUIN" w:date="2022-03-14T15:46:00Z"/>
        </w:rPr>
      </w:pPr>
    </w:p>
    <w:p w14:paraId="7FBC9562" w14:textId="77777777" w:rsidR="00C92F41" w:rsidRDefault="00C92F41">
      <w:pPr>
        <w:rPr>
          <w:ins w:id="21" w:author="JEONG SUIN" w:date="2022-03-14T15:46:00Z"/>
        </w:rPr>
      </w:pPr>
    </w:p>
    <w:p w14:paraId="31CB7925" w14:textId="77777777" w:rsidR="00C92F41" w:rsidRDefault="00C92F41">
      <w:pPr>
        <w:rPr>
          <w:ins w:id="22" w:author="JEONG SUIN" w:date="2022-03-14T15:46:00Z"/>
        </w:rPr>
      </w:pPr>
    </w:p>
    <w:p w14:paraId="0FF3050D" w14:textId="77777777" w:rsidR="00C92F41" w:rsidRDefault="00C92F41">
      <w:pPr>
        <w:rPr>
          <w:ins w:id="23" w:author="JEONG SUIN" w:date="2022-03-14T15:46:00Z"/>
        </w:rPr>
      </w:pPr>
    </w:p>
    <w:p w14:paraId="1C97C3DC" w14:textId="631DF954" w:rsidR="003778FD" w:rsidRDefault="003778FD">
      <w:r>
        <w:rPr>
          <w:rFonts w:hint="eastAsia"/>
        </w:rPr>
        <w:lastRenderedPageBreak/>
        <w:t>문제점</w:t>
      </w:r>
      <w:ins w:id="24" w:author="JEONG SUIN" w:date="2022-03-14T15:45:00Z">
        <w:r w:rsidR="00C92F41">
          <w:t xml:space="preserve">. </w:t>
        </w:r>
        <w:r w:rsidR="00C92F41">
          <w:rPr>
            <w:rFonts w:hint="eastAsia"/>
          </w:rPr>
          <w:t>꽤 오래전부터 업데이트를 하지 않은게 보임.</w:t>
        </w:r>
        <w:r w:rsidR="00C92F41">
          <w:t xml:space="preserve"> </w:t>
        </w:r>
        <w:r w:rsidR="00C92F41">
          <w:rPr>
            <w:rFonts w:hint="eastAsia"/>
          </w:rPr>
          <w:t xml:space="preserve">버전이 낮아 앱 </w:t>
        </w:r>
      </w:ins>
      <w:ins w:id="25" w:author="JEONG SUIN" w:date="2022-03-14T15:46:00Z">
        <w:r w:rsidR="00C92F41">
          <w:rPr>
            <w:rFonts w:hint="eastAsia"/>
          </w:rPr>
          <w:t>실행이 되지 않음.</w:t>
        </w:r>
      </w:ins>
      <w:del w:id="26" w:author="JEONG SUIN" w:date="2022-03-14T15:45:00Z">
        <w:r w:rsidDel="00C92F41">
          <w:rPr>
            <w:rFonts w:hint="eastAsia"/>
          </w:rPr>
          <w:delText xml:space="preserve"> </w:delText>
        </w:r>
      </w:del>
    </w:p>
    <w:p w14:paraId="47B5E22B" w14:textId="3CC02598" w:rsidR="003778FD" w:rsidRDefault="003778FD">
      <w:pPr>
        <w:rPr>
          <w:ins w:id="27" w:author="JEONG SUIN" w:date="2022-03-14T15:46:00Z"/>
        </w:rPr>
      </w:pPr>
      <w:r>
        <w:rPr>
          <w:noProof/>
        </w:rPr>
        <w:drawing>
          <wp:inline distT="0" distB="0" distL="0" distR="0" wp14:anchorId="37FF3675" wp14:editId="43B1C04C">
            <wp:extent cx="3101340" cy="6715575"/>
            <wp:effectExtent l="0" t="0" r="3810" b="952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5724" cy="672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04A6" w14:textId="1DA0A011" w:rsidR="007F1326" w:rsidRDefault="007F1326">
      <w:pPr>
        <w:rPr>
          <w:ins w:id="28" w:author="JEONG SUIN" w:date="2022-03-14T15:46:00Z"/>
        </w:rPr>
      </w:pPr>
    </w:p>
    <w:p w14:paraId="36296067" w14:textId="179727B5" w:rsidR="007F1326" w:rsidRDefault="007F1326">
      <w:pPr>
        <w:rPr>
          <w:ins w:id="29" w:author="JEONG SUIN" w:date="2022-03-14T15:46:00Z"/>
        </w:rPr>
      </w:pPr>
    </w:p>
    <w:p w14:paraId="1CDB1157" w14:textId="265255FA" w:rsidR="007F1326" w:rsidRDefault="007F1326">
      <w:pPr>
        <w:rPr>
          <w:ins w:id="30" w:author="JEONG SUIN" w:date="2022-03-14T15:46:00Z"/>
        </w:rPr>
      </w:pPr>
    </w:p>
    <w:p w14:paraId="3FB92CB7" w14:textId="046034D2" w:rsidR="007F1326" w:rsidRDefault="007F1326">
      <w:pPr>
        <w:rPr>
          <w:ins w:id="31" w:author="JEONG SUIN" w:date="2022-03-14T15:46:00Z"/>
        </w:rPr>
      </w:pPr>
    </w:p>
    <w:p w14:paraId="79D721BF" w14:textId="5FE238E4" w:rsidR="007F1326" w:rsidRDefault="007F1326">
      <w:pPr>
        <w:rPr>
          <w:ins w:id="32" w:author="JEONG SUIN" w:date="2022-03-14T15:46:00Z"/>
        </w:rPr>
      </w:pPr>
    </w:p>
    <w:p w14:paraId="04AD661D" w14:textId="012B5F73" w:rsidR="007F1326" w:rsidRDefault="007F1326">
      <w:pPr>
        <w:rPr>
          <w:ins w:id="33" w:author="JEONG SUIN" w:date="2022-03-14T15:46:00Z"/>
        </w:rPr>
      </w:pPr>
    </w:p>
    <w:p w14:paraId="77F98189" w14:textId="0700297F" w:rsidR="007F1326" w:rsidRDefault="007F1326">
      <w:pPr>
        <w:rPr>
          <w:ins w:id="34" w:author="JEONG SUIN" w:date="2022-03-14T15:46:00Z"/>
        </w:rPr>
      </w:pPr>
    </w:p>
    <w:p w14:paraId="2C44A376" w14:textId="72B53EC9" w:rsidR="007F1326" w:rsidRDefault="007F1326">
      <w:pPr>
        <w:rPr>
          <w:ins w:id="35" w:author="JEONG SUIN" w:date="2022-03-14T15:47:00Z"/>
        </w:rPr>
      </w:pPr>
    </w:p>
    <w:p w14:paraId="7425021A" w14:textId="28406016" w:rsidR="00AD6D68" w:rsidRDefault="00AD6D68">
      <w:pPr>
        <w:rPr>
          <w:ins w:id="36" w:author="JEONG SUIN" w:date="2022-03-14T15:46:00Z"/>
          <w:rFonts w:hint="eastAsia"/>
        </w:rPr>
      </w:pPr>
      <w:ins w:id="37" w:author="JEONG SUIN" w:date="2022-03-14T15:47:00Z">
        <w:r>
          <w:rPr>
            <w:rFonts w:hint="eastAsia"/>
          </w:rPr>
          <w:lastRenderedPageBreak/>
          <w:t>W</w:t>
        </w:r>
        <w:r>
          <w:t>eather Fit</w:t>
        </w:r>
      </w:ins>
    </w:p>
    <w:p w14:paraId="7CE80434" w14:textId="34AA9AE3" w:rsidR="007F1326" w:rsidRDefault="007F1326">
      <w:pPr>
        <w:rPr>
          <w:ins w:id="38" w:author="JEONG SUIN" w:date="2022-03-14T15:49:00Z"/>
          <w:rFonts w:hint="eastAsia"/>
        </w:rPr>
      </w:pPr>
      <w:ins w:id="39" w:author="JEONG SUIN" w:date="2022-03-14T15:47:00Z">
        <w:r>
          <w:rPr>
            <w:noProof/>
          </w:rPr>
          <w:drawing>
            <wp:anchor distT="0" distB="0" distL="114300" distR="114300" simplePos="0" relativeHeight="251659264" behindDoc="0" locked="0" layoutInCell="1" allowOverlap="1" wp14:anchorId="1B7A1A0E" wp14:editId="39190E1B">
              <wp:simplePos x="0" y="0"/>
              <wp:positionH relativeFrom="column">
                <wp:posOffset>0</wp:posOffset>
              </wp:positionH>
              <wp:positionV relativeFrom="paragraph">
                <wp:posOffset>-3175</wp:posOffset>
              </wp:positionV>
              <wp:extent cx="1242060" cy="1242060"/>
              <wp:effectExtent l="0" t="0" r="0" b="0"/>
              <wp:wrapSquare wrapText="bothSides"/>
              <wp:docPr id="8" name="그림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42060" cy="12420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  <w:ins w:id="40" w:author="JEONG SUIN" w:date="2022-03-14T15:50:00Z">
        <w:r w:rsidR="00A57359">
          <w:rPr>
            <w:rFonts w:hint="eastAsia"/>
          </w:rPr>
          <w:t>2</w:t>
        </w:r>
        <w:r w:rsidR="00A57359">
          <w:t>D</w:t>
        </w:r>
        <w:r w:rsidR="004E37E7">
          <w:rPr>
            <w:rFonts w:hint="eastAsia"/>
          </w:rPr>
          <w:t>이미지로 현실감이 떨어짐</w:t>
        </w:r>
      </w:ins>
    </w:p>
    <w:p w14:paraId="2DC3BFD4" w14:textId="54F68D81" w:rsidR="00D80939" w:rsidRDefault="004E37E7">
      <w:pPr>
        <w:rPr>
          <w:ins w:id="41" w:author="JEONG SUIN" w:date="2022-03-14T15:49:00Z"/>
          <w:rFonts w:hint="eastAsia"/>
        </w:rPr>
      </w:pPr>
      <w:ins w:id="42" w:author="JEONG SUIN" w:date="2022-03-14T15:51:00Z">
        <w:r>
          <w:rPr>
            <w:rFonts w:hint="eastAsia"/>
          </w:rPr>
          <w:t xml:space="preserve">날씨 정보는 </w:t>
        </w:r>
        <w:r w:rsidR="00191876">
          <w:rPr>
            <w:rFonts w:hint="eastAsia"/>
          </w:rPr>
          <w:t>잘 제공해주지만 날씨에 따른 패션추천 정보는</w:t>
        </w:r>
        <w:r w:rsidR="00191876">
          <w:t xml:space="preserve">.. </w:t>
        </w:r>
        <w:r w:rsidR="00191876">
          <w:rPr>
            <w:rFonts w:hint="eastAsia"/>
          </w:rPr>
          <w:t>그닥.</w:t>
        </w:r>
        <w:r w:rsidR="00191876">
          <w:t>.</w:t>
        </w:r>
      </w:ins>
    </w:p>
    <w:p w14:paraId="7DE395FD" w14:textId="6F0A9AE3" w:rsidR="00D80939" w:rsidRDefault="008350E8">
      <w:pPr>
        <w:rPr>
          <w:ins w:id="43" w:author="JEONG SUIN" w:date="2022-03-14T15:49:00Z"/>
          <w:rFonts w:hint="eastAsia"/>
        </w:rPr>
      </w:pPr>
      <w:ins w:id="44" w:author="JEONG SUIN" w:date="2022-03-14T15:52:00Z">
        <w:r>
          <w:rPr>
            <w:rFonts w:hint="eastAsia"/>
          </w:rPr>
          <w:t>맨 오른 쪽 시간대별 일기 예보 제공 서비스는 유용.</w:t>
        </w:r>
        <w:r>
          <w:t xml:space="preserve"> -&gt; </w:t>
        </w:r>
        <w:r>
          <w:rPr>
            <w:rFonts w:hint="eastAsia"/>
          </w:rPr>
          <w:t>이 부분을 참고하면 좋을 듯</w:t>
        </w:r>
      </w:ins>
    </w:p>
    <w:p w14:paraId="13A6CBD8" w14:textId="77777777" w:rsidR="00D80939" w:rsidRDefault="00D80939">
      <w:pPr>
        <w:rPr>
          <w:ins w:id="45" w:author="JEONG SUIN" w:date="2022-03-14T15:47:00Z"/>
          <w:rFonts w:hint="eastAsia"/>
        </w:rPr>
      </w:pPr>
    </w:p>
    <w:p w14:paraId="777BF8BD" w14:textId="25C3314A" w:rsidR="00DC6639" w:rsidRDefault="00AD6D68">
      <w:pPr>
        <w:rPr>
          <w:ins w:id="46" w:author="JEONG SUIN" w:date="2022-03-14T15:53:00Z"/>
        </w:rPr>
      </w:pPr>
      <w:ins w:id="47" w:author="JEONG SUIN" w:date="2022-03-14T15:47:00Z">
        <w:r>
          <w:rPr>
            <w:noProof/>
          </w:rPr>
          <w:drawing>
            <wp:inline distT="0" distB="0" distL="0" distR="0" wp14:anchorId="6BA3BC17" wp14:editId="58ACD3EE">
              <wp:extent cx="2196453" cy="4756150"/>
              <wp:effectExtent l="0" t="0" r="0" b="6350"/>
              <wp:docPr id="9" name="그림 9" descr="텍스트이(가) 표시된 사진&#10;&#10;자동 생성된 설명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그림 9" descr="텍스트이(가) 표시된 사진&#10;&#10;자동 생성된 설명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96453" cy="47561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</w:rPr>
          <w:drawing>
            <wp:inline distT="0" distB="0" distL="0" distR="0" wp14:anchorId="46A43BC7" wp14:editId="53E4C052">
              <wp:extent cx="2203437" cy="4771273"/>
              <wp:effectExtent l="0" t="0" r="6985" b="0"/>
              <wp:docPr id="10" name="그림 10" descr="텍스트이(가) 표시된 사진&#10;&#10;자동 생성된 설명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그림 10" descr="텍스트이(가) 표시된 사진&#10;&#10;자동 생성된 설명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10133" cy="478577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48" w:author="JEONG SUIN" w:date="2022-03-14T15:48:00Z">
        <w:r w:rsidR="00DC6639">
          <w:rPr>
            <w:noProof/>
          </w:rPr>
          <w:drawing>
            <wp:inline distT="0" distB="0" distL="0" distR="0" wp14:anchorId="348A8EAE" wp14:editId="284E5E29">
              <wp:extent cx="2209615" cy="4784654"/>
              <wp:effectExtent l="0" t="0" r="635" b="0"/>
              <wp:docPr id="12" name="그림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19792" cy="480669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C46AD63" w14:textId="51576C6E" w:rsidR="008E6F54" w:rsidRDefault="008E6F54">
      <w:pPr>
        <w:rPr>
          <w:ins w:id="49" w:author="JEONG SUIN" w:date="2022-03-14T15:53:00Z"/>
        </w:rPr>
      </w:pPr>
    </w:p>
    <w:p w14:paraId="21E78CB5" w14:textId="6990B961" w:rsidR="008E6F54" w:rsidRDefault="008E6F54">
      <w:pPr>
        <w:rPr>
          <w:ins w:id="50" w:author="JEONG SUIN" w:date="2022-03-14T15:54:00Z"/>
        </w:rPr>
      </w:pPr>
    </w:p>
    <w:p w14:paraId="7024A87C" w14:textId="42A93996" w:rsidR="008D0047" w:rsidRDefault="008D0047">
      <w:pPr>
        <w:rPr>
          <w:ins w:id="51" w:author="JEONG SUIN" w:date="2022-03-14T15:54:00Z"/>
        </w:rPr>
      </w:pPr>
    </w:p>
    <w:p w14:paraId="71131278" w14:textId="4DE1C339" w:rsidR="008D0047" w:rsidRDefault="008D0047">
      <w:pPr>
        <w:rPr>
          <w:ins w:id="52" w:author="JEONG SUIN" w:date="2022-03-14T15:54:00Z"/>
        </w:rPr>
      </w:pPr>
    </w:p>
    <w:p w14:paraId="690B4356" w14:textId="6F4C7863" w:rsidR="008D0047" w:rsidRDefault="008D0047">
      <w:pPr>
        <w:rPr>
          <w:ins w:id="53" w:author="JEONG SUIN" w:date="2022-03-14T15:54:00Z"/>
        </w:rPr>
      </w:pPr>
    </w:p>
    <w:p w14:paraId="63B36387" w14:textId="213CF811" w:rsidR="008D0047" w:rsidRDefault="008D0047">
      <w:pPr>
        <w:rPr>
          <w:ins w:id="54" w:author="JEONG SUIN" w:date="2022-03-14T15:54:00Z"/>
        </w:rPr>
      </w:pPr>
    </w:p>
    <w:p w14:paraId="3B0568E3" w14:textId="1D42188D" w:rsidR="008D0047" w:rsidRDefault="008D0047">
      <w:pPr>
        <w:rPr>
          <w:ins w:id="55" w:author="JEONG SUIN" w:date="2022-03-14T15:54:00Z"/>
        </w:rPr>
      </w:pPr>
    </w:p>
    <w:p w14:paraId="0BB4A26E" w14:textId="6EE32D2B" w:rsidR="008D0047" w:rsidRDefault="008D0047">
      <w:pPr>
        <w:rPr>
          <w:ins w:id="56" w:author="JEONG SUIN" w:date="2022-03-14T15:54:00Z"/>
        </w:rPr>
      </w:pPr>
    </w:p>
    <w:p w14:paraId="1C48BEC3" w14:textId="77777777" w:rsidR="008D0047" w:rsidRDefault="008D0047">
      <w:pPr>
        <w:rPr>
          <w:ins w:id="57" w:author="JEONG SUIN" w:date="2022-03-14T15:53:00Z"/>
          <w:rFonts w:hint="eastAsia"/>
        </w:rPr>
      </w:pPr>
    </w:p>
    <w:p w14:paraId="77CADD60" w14:textId="6B43CE01" w:rsidR="00935AA6" w:rsidRDefault="008E6F54">
      <w:pPr>
        <w:rPr>
          <w:ins w:id="58" w:author="JEONG SUIN" w:date="2022-03-14T15:54:00Z"/>
          <w:rFonts w:hint="eastAsia"/>
        </w:rPr>
      </w:pPr>
      <w:ins w:id="59" w:author="JEONG SUIN" w:date="2022-03-14T15:53:00Z">
        <w:r>
          <w:rPr>
            <w:rFonts w:hint="eastAsia"/>
          </w:rPr>
          <w:lastRenderedPageBreak/>
          <w:t>코디북</w:t>
        </w:r>
      </w:ins>
    </w:p>
    <w:p w14:paraId="49F49814" w14:textId="7774678F" w:rsidR="00935AA6" w:rsidRDefault="00935AA6">
      <w:pPr>
        <w:rPr>
          <w:ins w:id="60" w:author="JEONG SUIN" w:date="2022-03-14T15:55:00Z"/>
          <w:rFonts w:hint="eastAsia"/>
        </w:rPr>
      </w:pPr>
      <w:ins w:id="61" w:author="JEONG SUIN" w:date="2022-03-14T15:54:00Z">
        <w:r>
          <w:rPr>
            <w:noProof/>
          </w:rPr>
          <w:drawing>
            <wp:anchor distT="0" distB="0" distL="114300" distR="114300" simplePos="0" relativeHeight="251660288" behindDoc="0" locked="0" layoutInCell="1" allowOverlap="1" wp14:anchorId="3D536F56" wp14:editId="3A1CEC97">
              <wp:simplePos x="0" y="0"/>
              <wp:positionH relativeFrom="column">
                <wp:posOffset>15240</wp:posOffset>
              </wp:positionH>
              <wp:positionV relativeFrom="paragraph">
                <wp:posOffset>2540</wp:posOffset>
              </wp:positionV>
              <wp:extent cx="1411605" cy="1447800"/>
              <wp:effectExtent l="0" t="0" r="0" b="0"/>
              <wp:wrapSquare wrapText="bothSides"/>
              <wp:docPr id="13" name="그림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11605" cy="1447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  <w:ins w:id="62" w:author="JEONG SUIN" w:date="2022-03-14T15:55:00Z">
        <w:r w:rsidR="00B72B94">
          <w:rPr>
            <w:rFonts w:hint="eastAsia"/>
          </w:rPr>
          <w:t xml:space="preserve">월별 주간 인기 </w:t>
        </w:r>
      </w:ins>
      <w:ins w:id="63" w:author="JEONG SUIN" w:date="2022-03-14T15:56:00Z">
        <w:r w:rsidR="00B72B94">
          <w:rPr>
            <w:rFonts w:hint="eastAsia"/>
          </w:rPr>
          <w:t xml:space="preserve">코디를 </w:t>
        </w:r>
        <w:r w:rsidR="002A440E">
          <w:t>“</w:t>
        </w:r>
        <w:r w:rsidR="002A440E">
          <w:rPr>
            <w:rFonts w:hint="eastAsia"/>
          </w:rPr>
          <w:t>위클리 베스트 1</w:t>
        </w:r>
        <w:r w:rsidR="002A440E">
          <w:t xml:space="preserve">00 – </w:t>
        </w:r>
        <w:r w:rsidR="002A440E">
          <w:rPr>
            <w:rFonts w:hint="eastAsia"/>
          </w:rPr>
          <w:t>O월 O째주</w:t>
        </w:r>
        <w:r w:rsidR="002A440E">
          <w:t>”</w:t>
        </w:r>
      </w:ins>
      <w:ins w:id="64" w:author="JEONG SUIN" w:date="2022-03-14T15:57:00Z">
        <w:r w:rsidR="005A401E">
          <w:rPr>
            <w:rFonts w:hint="eastAsia"/>
          </w:rPr>
          <w:t xml:space="preserve"> 라는 제목으로 업데이트</w:t>
        </w:r>
      </w:ins>
      <w:ins w:id="65" w:author="JEONG SUIN" w:date="2022-03-14T15:56:00Z">
        <w:r w:rsidR="002A440E">
          <w:t xml:space="preserve"> </w:t>
        </w:r>
      </w:ins>
    </w:p>
    <w:p w14:paraId="580AA9B5" w14:textId="77777777" w:rsidR="00020B66" w:rsidRDefault="005A401E">
      <w:pPr>
        <w:rPr>
          <w:ins w:id="66" w:author="JEONG SUIN" w:date="2022-03-14T15:59:00Z"/>
        </w:rPr>
      </w:pPr>
      <w:ins w:id="67" w:author="JEONG SUIN" w:date="2022-03-14T15:57:00Z">
        <w:r>
          <w:rPr>
            <w:rFonts w:hint="eastAsia"/>
          </w:rPr>
          <w:t xml:space="preserve">구체적인 </w:t>
        </w:r>
      </w:ins>
      <w:ins w:id="68" w:author="JEONG SUIN" w:date="2022-03-14T15:58:00Z">
        <w:r>
          <w:rPr>
            <w:rFonts w:hint="eastAsia"/>
          </w:rPr>
          <w:t>날씨별 추천</w:t>
        </w:r>
      </w:ins>
      <w:ins w:id="69" w:author="JEONG SUIN" w:date="2022-03-14T15:57:00Z">
        <w:r>
          <w:rPr>
            <w:rFonts w:hint="eastAsia"/>
          </w:rPr>
          <w:t>은 아님</w:t>
        </w:r>
        <w:r>
          <w:t xml:space="preserve"> </w:t>
        </w:r>
      </w:ins>
    </w:p>
    <w:p w14:paraId="549A5206" w14:textId="6E4FCC7E" w:rsidR="005A401E" w:rsidRDefault="00F52DF2">
      <w:pPr>
        <w:rPr>
          <w:ins w:id="70" w:author="JEONG SUIN" w:date="2022-03-14T15:58:00Z"/>
          <w:rFonts w:hint="eastAsia"/>
        </w:rPr>
      </w:pPr>
      <w:ins w:id="71" w:author="JEONG SUIN" w:date="2022-03-14T15:59:00Z">
        <w:r>
          <w:rPr>
            <w:rFonts w:hint="eastAsia"/>
          </w:rPr>
          <w:t xml:space="preserve">계절에 대한 패션 추천은 가능하지만 구체적인 </w:t>
        </w:r>
        <w:r w:rsidR="00020B66">
          <w:rPr>
            <w:rFonts w:hint="eastAsia"/>
          </w:rPr>
          <w:t>날씨에 대한 추천은 아님</w:t>
        </w:r>
      </w:ins>
    </w:p>
    <w:p w14:paraId="0F8DB0B3" w14:textId="5588120E" w:rsidR="00935AA6" w:rsidRDefault="00B56DF0">
      <w:pPr>
        <w:rPr>
          <w:ins w:id="72" w:author="JEONG SUIN" w:date="2022-03-14T16:00:00Z"/>
        </w:rPr>
      </w:pPr>
      <w:ins w:id="73" w:author="JEONG SUIN" w:date="2022-03-14T16:00:00Z">
        <w:r>
          <w:rPr>
            <w:rFonts w:hint="eastAsia"/>
          </w:rPr>
          <w:t xml:space="preserve">하지만 보다 </w:t>
        </w:r>
        <w:r w:rsidR="00020B66">
          <w:rPr>
            <w:rFonts w:hint="eastAsia"/>
          </w:rPr>
          <w:t>다양</w:t>
        </w:r>
        <w:r>
          <w:rPr>
            <w:rFonts w:hint="eastAsia"/>
          </w:rPr>
          <w:t>하고 많은</w:t>
        </w:r>
        <w:r w:rsidR="00020B66">
          <w:rPr>
            <w:rFonts w:hint="eastAsia"/>
          </w:rPr>
          <w:t xml:space="preserve"> 코디</w:t>
        </w:r>
        <w:r>
          <w:rPr>
            <w:rFonts w:hint="eastAsia"/>
          </w:rPr>
          <w:t xml:space="preserve"> 데이터들이 있음.</w:t>
        </w:r>
      </w:ins>
    </w:p>
    <w:p w14:paraId="752EDF3A" w14:textId="795896B9" w:rsidR="00B56DF0" w:rsidRPr="00B56DF0" w:rsidRDefault="00605005">
      <w:pPr>
        <w:rPr>
          <w:ins w:id="74" w:author="JEONG SUIN" w:date="2022-03-14T15:55:00Z"/>
          <w:rFonts w:hint="eastAsia"/>
        </w:rPr>
      </w:pPr>
      <w:ins w:id="75" w:author="JEONG SUIN" w:date="2022-03-14T16:00:00Z">
        <w:r>
          <w:rPr>
            <w:rFonts w:hint="eastAsia"/>
          </w:rPr>
          <w:t>아이템 별 구매창도 연결되어 구매도 가능.</w:t>
        </w:r>
      </w:ins>
    </w:p>
    <w:p w14:paraId="14FD5AB8" w14:textId="7BD37DD8" w:rsidR="008E6F54" w:rsidRDefault="00935AA6">
      <w:pPr>
        <w:rPr>
          <w:rFonts w:hint="eastAsia"/>
        </w:rPr>
      </w:pPr>
      <w:ins w:id="76" w:author="JEONG SUIN" w:date="2022-03-14T15:54:00Z">
        <w:r>
          <w:rPr>
            <w:noProof/>
          </w:rPr>
          <w:drawing>
            <wp:inline distT="0" distB="0" distL="0" distR="0" wp14:anchorId="3D0B1179" wp14:editId="70E91194">
              <wp:extent cx="3164183" cy="6851650"/>
              <wp:effectExtent l="0" t="0" r="0" b="6350"/>
              <wp:docPr id="14" name="그림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66075" cy="685574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sectPr w:rsidR="008E6F54" w:rsidSect="003778F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4A3BC7"/>
    <w:multiLevelType w:val="hybridMultilevel"/>
    <w:tmpl w:val="3050F3EE"/>
    <w:lvl w:ilvl="0" w:tplc="F52E66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EONG SUIN">
    <w15:presenceInfo w15:providerId="Windows Live" w15:userId="409a1c801de382b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trackRevisions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E7B"/>
    <w:rsid w:val="00020B66"/>
    <w:rsid w:val="00165E7B"/>
    <w:rsid w:val="00191876"/>
    <w:rsid w:val="002A440E"/>
    <w:rsid w:val="003778FD"/>
    <w:rsid w:val="003C000B"/>
    <w:rsid w:val="004E37E7"/>
    <w:rsid w:val="005A401E"/>
    <w:rsid w:val="00605005"/>
    <w:rsid w:val="00711876"/>
    <w:rsid w:val="007F1326"/>
    <w:rsid w:val="008350E8"/>
    <w:rsid w:val="008D0047"/>
    <w:rsid w:val="008E6F54"/>
    <w:rsid w:val="00935AA6"/>
    <w:rsid w:val="00A57359"/>
    <w:rsid w:val="00AD6D68"/>
    <w:rsid w:val="00B56DF0"/>
    <w:rsid w:val="00B72B94"/>
    <w:rsid w:val="00C92F41"/>
    <w:rsid w:val="00D80939"/>
    <w:rsid w:val="00DC6639"/>
    <w:rsid w:val="00F52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C04BD"/>
  <w15:chartTrackingRefBased/>
  <w15:docId w15:val="{6104BF4D-B232-481A-99E9-8DC55F670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5E7B"/>
    <w:pPr>
      <w:ind w:leftChars="400" w:left="800"/>
    </w:pPr>
  </w:style>
  <w:style w:type="paragraph" w:styleId="a4">
    <w:name w:val="Revision"/>
    <w:hidden/>
    <w:uiPriority w:val="99"/>
    <w:semiHidden/>
    <w:rsid w:val="003778FD"/>
    <w:pPr>
      <w:spacing w:after="0" w:line="240" w:lineRule="auto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JEONG SUIN</dc:creator>
  <cp:keywords/>
  <dc:description/>
  <cp:lastModifiedBy>JEONG SUIN</cp:lastModifiedBy>
  <cp:revision>20</cp:revision>
  <dcterms:created xsi:type="dcterms:W3CDTF">2022-03-14T06:34:00Z</dcterms:created>
  <dcterms:modified xsi:type="dcterms:W3CDTF">2022-03-14T07:01:00Z</dcterms:modified>
</cp:coreProperties>
</file>